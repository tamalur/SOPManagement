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F37D7C" w14:paraId="51A5A298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F79ED31" w14:textId="77777777" w:rsidR="00F37D7C" w:rsidRPr="0003455F" w:rsidRDefault="00F37D7C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338D5FEC" w14:textId="1E981149" w:rsidR="00F37D7C" w:rsidRPr="0003455F" w:rsidRDefault="00DF442C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AR-02 Cargowise New Customer Set up</w:t>
            </w:r>
          </w:p>
        </w:tc>
      </w:tr>
      <w:tr w:rsidR="00F37D7C" w14:paraId="4BE4011C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5A5B947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065B3449" w14:textId="4417FE17" w:rsidR="00F37D7C" w:rsidRPr="0003455F" w:rsidRDefault="001066F9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IT-02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73F1779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11858FA2" w14:textId="727CA3CD" w:rsidR="00F37D7C" w:rsidRPr="0003455F" w:rsidRDefault="00DF442C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F37D7C" w14:paraId="55F933C5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050B5F0D" w14:textId="77777777" w:rsidR="00F37D7C" w:rsidRPr="0003455F" w:rsidRDefault="00F37D7C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204A1AF7" w14:textId="78F3BAFA" w:rsidR="00F37D7C" w:rsidRPr="0003455F" w:rsidRDefault="00DF442C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  <w:r>
              <w:rPr>
                <w:color w:val="2C2C2C" w:themeColor="text1"/>
                <w:sz w:val="24"/>
                <w:szCs w:val="24"/>
              </w:rPr>
              <w:t>May 28, 2020</w:t>
            </w:r>
          </w:p>
        </w:tc>
      </w:tr>
      <w:tr w:rsidR="00F37D7C" w14:paraId="6FF39E39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5443F5B1" w14:textId="77777777" w:rsidR="00F37D7C" w:rsidRPr="0003455F" w:rsidRDefault="00F37D7C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4E355B12" w14:textId="251E3B23" w:rsidR="00F37D7C" w:rsidRPr="0003455F" w:rsidRDefault="00DF442C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Tamalur Shaikh</w:t>
            </w:r>
          </w:p>
        </w:tc>
      </w:tr>
    </w:tbl>
    <w:p w14:paraId="7009E4FE" w14:textId="77777777" w:rsidR="00F37D7C" w:rsidRDefault="00F37D7C" w:rsidP="00F37D7C">
      <w:pPr>
        <w:spacing w:before="0" w:after="0"/>
      </w:pPr>
    </w:p>
    <w:p w14:paraId="46A2E0E1" w14:textId="77777777" w:rsidR="00F37D7C" w:rsidRDefault="00F37D7C" w:rsidP="00F37D7C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F37D7C" w:rsidRPr="0003455F" w14:paraId="76E03197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199F44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3A3D07C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5260624A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56A79A8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DF442C" w:rsidRPr="0003455F" w14:paraId="331D44E7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DB5410" w14:textId="74573176" w:rsidR="00DF442C" w:rsidRPr="0003455F" w:rsidRDefault="00DF442C" w:rsidP="00DF442C">
            <w:r>
              <w:t>TestDevUser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6349400" w14:textId="45AFBFE1" w:rsidR="00DF442C" w:rsidRPr="0003455F" w:rsidRDefault="00DF442C" w:rsidP="00DF442C">
            <w:r>
              <w:t>Test Dev user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A1E8197" w14:textId="5ADBD739" w:rsidR="00DF442C" w:rsidRPr="0003455F" w:rsidRDefault="00DF442C" w:rsidP="00DF442C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E6389" w14:textId="2E85CA79" w:rsidR="00DF442C" w:rsidRPr="0003455F" w:rsidRDefault="00DF442C" w:rsidP="00DF442C">
            <w:r>
              <w:t>May 28, 2020</w:t>
            </w:r>
          </w:p>
        </w:tc>
      </w:tr>
      <w:tr w:rsidR="00DF442C" w:rsidRPr="0003455F" w14:paraId="7C65077C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1F25AB6" w14:textId="28DF05A0" w:rsidR="00DF442C" w:rsidRDefault="00DF442C" w:rsidP="00DF442C">
            <w:r>
              <w:t>Kazi Islam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798EDB9E" w14:textId="670F70A4" w:rsidR="00DF442C" w:rsidRDefault="00DF442C" w:rsidP="00DF442C">
            <w:r>
              <w:t>Systems and Technical Analyst, TMS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788C44FD" w14:textId="6C77E111" w:rsidR="00DF442C" w:rsidRDefault="00DF442C" w:rsidP="00DF442C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83FA335" w14:textId="47786EFD" w:rsidR="00DF442C" w:rsidRDefault="00DF442C" w:rsidP="00DF442C">
            <w:r>
              <w:t>May 28, 2020</w:t>
            </w:r>
          </w:p>
        </w:tc>
      </w:tr>
    </w:tbl>
    <w:p w14:paraId="04E92C5C" w14:textId="77777777" w:rsidR="00F37D7C" w:rsidRDefault="00F37D7C" w:rsidP="00F37D7C">
      <w:pPr>
        <w:spacing w:before="0"/>
        <w:rPr>
          <w:sz w:val="24"/>
          <w:szCs w:val="24"/>
        </w:rPr>
      </w:pPr>
    </w:p>
    <w:p w14:paraId="0057821E" w14:textId="77777777" w:rsidR="00F37D7C" w:rsidRDefault="00F37D7C" w:rsidP="00F37D7C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F37D7C" w:rsidRPr="0003455F" w14:paraId="7B655A6E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38277152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C332803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3192DF6C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6A91EE0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F37D7C" w:rsidRPr="0003455F" w14:paraId="4A8A120E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B30A2" w14:textId="1C3184DE" w:rsidR="00F37D7C" w:rsidRPr="0003455F" w:rsidRDefault="00DF442C" w:rsidP="00DF442C">
            <w:r>
              <w:t>Tamalur Shaikh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3195AEAA" w14:textId="7C9885E5" w:rsidR="00F37D7C" w:rsidRPr="0003455F" w:rsidRDefault="00DF442C" w:rsidP="00DF442C">
            <w:r>
              <w:t>Int .NET Enterprise Web Portal Developer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65A7451" w14:textId="298BD6B7" w:rsidR="00F37D7C" w:rsidRPr="0003455F" w:rsidRDefault="00DF442C" w:rsidP="00DF442C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Signed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2D28FB" w14:textId="7929C37C" w:rsidR="00F37D7C" w:rsidRPr="0003455F" w:rsidRDefault="00DF442C" w:rsidP="00DF442C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May 28, 2020</w:t>
            </w:r>
          </w:p>
        </w:tc>
      </w:tr>
    </w:tbl>
    <w:p w14:paraId="73636B5E" w14:textId="77777777" w:rsidR="00DC771E" w:rsidRDefault="00DC771E" w:rsidP="001F2C77">
      <w:pPr>
        <w:rPr>
          <w:sz w:val="10"/>
          <w:szCs w:val="10"/>
        </w:rPr>
      </w:pPr>
    </w:p>
    <w:p w14:paraId="481AEB03" w14:textId="77777777" w:rsidR="00DC771E" w:rsidRDefault="00DC771E" w:rsidP="001F2C77">
      <w:pPr>
        <w:rPr>
          <w:sz w:val="10"/>
          <w:szCs w:val="10"/>
        </w:rPr>
      </w:pPr>
    </w:p>
    <w:p w14:paraId="4BB6A14A" w14:textId="77777777" w:rsidR="00DC771E" w:rsidRDefault="00DC771E" w:rsidP="001F2C77">
      <w:pPr>
        <w:rPr>
          <w:sz w:val="10"/>
          <w:szCs w:val="10"/>
        </w:rPr>
      </w:pPr>
    </w:p>
    <w:p w14:paraId="38566D7F" w14:textId="77777777" w:rsidR="00DC771E" w:rsidRDefault="00DC771E" w:rsidP="001F2C77">
      <w:pPr>
        <w:rPr>
          <w:sz w:val="10"/>
          <w:szCs w:val="10"/>
        </w:rPr>
      </w:pPr>
    </w:p>
    <w:p w14:paraId="66B38444" w14:textId="77777777" w:rsidR="00DC771E" w:rsidRDefault="00DC771E" w:rsidP="001F2C77">
      <w:pPr>
        <w:rPr>
          <w:sz w:val="10"/>
          <w:szCs w:val="10"/>
        </w:rPr>
      </w:pPr>
    </w:p>
    <w:p w14:paraId="0FE60A76" w14:textId="77777777" w:rsidR="00DC771E" w:rsidRDefault="00DC771E" w:rsidP="001F2C77">
      <w:pPr>
        <w:rPr>
          <w:sz w:val="10"/>
          <w:szCs w:val="10"/>
        </w:rPr>
      </w:pPr>
    </w:p>
    <w:p w14:paraId="072BF79C" w14:textId="77777777" w:rsidR="00DC771E" w:rsidRDefault="00DC771E" w:rsidP="001F2C77">
      <w:pPr>
        <w:rPr>
          <w:sz w:val="10"/>
          <w:szCs w:val="10"/>
        </w:rPr>
      </w:pPr>
    </w:p>
    <w:p w14:paraId="3CC6CBA0" w14:textId="77777777" w:rsidR="00DC771E" w:rsidRDefault="00DC771E" w:rsidP="001F2C77">
      <w:pPr>
        <w:rPr>
          <w:sz w:val="10"/>
          <w:szCs w:val="10"/>
        </w:rPr>
      </w:pPr>
    </w:p>
    <w:p w14:paraId="317E9C8E" w14:textId="77777777" w:rsidR="00DC771E" w:rsidRDefault="00DC771E" w:rsidP="001F2C77">
      <w:pPr>
        <w:rPr>
          <w:sz w:val="10"/>
          <w:szCs w:val="10"/>
        </w:rPr>
      </w:pPr>
    </w:p>
    <w:p w14:paraId="6148CED9" w14:textId="77777777" w:rsidR="00DC771E" w:rsidRDefault="00DC771E" w:rsidP="001F2C77">
      <w:pPr>
        <w:rPr>
          <w:sz w:val="10"/>
          <w:szCs w:val="10"/>
        </w:rPr>
      </w:pPr>
    </w:p>
    <w:p w14:paraId="41343DD0" w14:textId="77777777" w:rsidR="00015AF4" w:rsidRDefault="00015AF4" w:rsidP="001F2C77">
      <w:pPr>
        <w:rPr>
          <w:sz w:val="10"/>
          <w:szCs w:val="10"/>
        </w:rPr>
      </w:pPr>
    </w:p>
    <w:p w14:paraId="0C342C62" w14:textId="77777777" w:rsidR="00015AF4" w:rsidRDefault="00015AF4" w:rsidP="001F2C77">
      <w:pPr>
        <w:rPr>
          <w:sz w:val="10"/>
          <w:szCs w:val="10"/>
        </w:rPr>
      </w:pPr>
    </w:p>
    <w:p w14:paraId="48975A95" w14:textId="77777777" w:rsidR="00015AF4" w:rsidRDefault="00015AF4" w:rsidP="001F2C77">
      <w:pPr>
        <w:rPr>
          <w:sz w:val="10"/>
          <w:szCs w:val="10"/>
        </w:rPr>
      </w:pPr>
    </w:p>
    <w:p w14:paraId="717ADBB2" w14:textId="77777777" w:rsidR="00015AF4" w:rsidRDefault="00015AF4" w:rsidP="001F2C77">
      <w:pPr>
        <w:rPr>
          <w:sz w:val="10"/>
          <w:szCs w:val="10"/>
        </w:rPr>
      </w:pPr>
    </w:p>
    <w:p w14:paraId="114B2624" w14:textId="77777777" w:rsidR="009C1B4E" w:rsidRDefault="009C1B4E" w:rsidP="001F2C77">
      <w:pPr>
        <w:rPr>
          <w:sz w:val="10"/>
          <w:szCs w:val="10"/>
        </w:rPr>
      </w:pPr>
    </w:p>
    <w:p w14:paraId="0B02EAE7" w14:textId="77777777" w:rsidR="00015AF4" w:rsidRDefault="00015AF4" w:rsidP="001F2C77">
      <w:pPr>
        <w:rPr>
          <w:sz w:val="10"/>
          <w:szCs w:val="10"/>
        </w:rPr>
      </w:pPr>
    </w:p>
    <w:p w14:paraId="09FA5FC3" w14:textId="77777777" w:rsidR="00015AF4" w:rsidRDefault="00015AF4" w:rsidP="001F2C77">
      <w:pPr>
        <w:rPr>
          <w:sz w:val="10"/>
          <w:szCs w:val="10"/>
        </w:rPr>
      </w:pPr>
    </w:p>
    <w:p w14:paraId="65386606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3FAED822" w14:textId="4E0B92C5" w:rsidR="00E55391" w:rsidRDefault="00585727">
      <w:pPr>
        <w:rPr>
          <w:ins w:id="2" w:author="Student05" w:date="2020-05-28T14:52:00Z"/>
        </w:rPr>
      </w:pPr>
      <w:r>
        <w:lastRenderedPageBreak/>
        <w:t>New customer account set-up</w:t>
      </w:r>
      <w:ins w:id="3" w:author="Student05" w:date="2020-05-28T14:51:00Z">
        <w:r w:rsidR="26AAA08F">
          <w:t>sjadhjsadassadasdhsdasdj</w:t>
        </w:r>
      </w:ins>
    </w:p>
    <w:p w14:paraId="4727E6F5" w14:textId="7CD43777" w:rsidR="26AAA08F" w:rsidRDefault="26AAA08F" w:rsidP="480B300D">
      <w:pPr>
        <w:rPr>
          <w:ins w:id="4" w:author="Tamalur Shaikh" w:date="2020-05-28T14:52:00Z"/>
        </w:rPr>
      </w:pPr>
      <w:ins w:id="5" w:author="Student05" w:date="2020-05-28T14:52:00Z">
        <w:del w:id="6" w:author="Tamalur Shaikh" w:date="2020-05-28T14:52:00Z">
          <w:r w:rsidDel="26AAA08F">
            <w:delText>s</w:delText>
          </w:r>
        </w:del>
      </w:ins>
      <w:ins w:id="7" w:author="Tamalur Shaikh" w:date="2020-05-28T14:52:00Z">
        <w:r w:rsidR="218D04F8">
          <w:t>S</w:t>
        </w:r>
      </w:ins>
      <w:ins w:id="8" w:author="Student05" w:date="2020-05-28T14:52:00Z">
        <w:r>
          <w:t>dasda</w:t>
        </w:r>
      </w:ins>
    </w:p>
    <w:p w14:paraId="16201F1A" w14:textId="10FD6154" w:rsidR="218D04F8" w:rsidRDefault="218D04F8" w:rsidP="480B300D">
      <w:pPr>
        <w:rPr>
          <w:ins w:id="9" w:author="Student05" w:date="2020-05-28T14:53:00Z"/>
        </w:rPr>
      </w:pPr>
      <w:ins w:id="10" w:author="Tamalur Shaikh" w:date="2020-05-28T14:52:00Z">
        <w:del w:id="11" w:author="Student05" w:date="2020-05-28T14:53:00Z">
          <w:r w:rsidDel="218D04F8">
            <w:delText>s</w:delText>
          </w:r>
        </w:del>
      </w:ins>
      <w:ins w:id="12" w:author="Student05" w:date="2020-05-28T14:53:00Z">
        <w:r w:rsidR="3E876D63">
          <w:t>S</w:t>
        </w:r>
      </w:ins>
      <w:ins w:id="13" w:author="Tamalur Shaikh" w:date="2020-05-28T14:52:00Z">
        <w:r>
          <w:t>adasnmdasnmdsnamdsnamdsanmdsanm</w:t>
        </w:r>
      </w:ins>
    </w:p>
    <w:p w14:paraId="695E8A6B" w14:textId="74DB11C1" w:rsidR="3E876D63" w:rsidRDefault="3E876D63" w:rsidP="480B300D">
      <w:ins w:id="14" w:author="Student05" w:date="2020-05-28T14:53:00Z">
        <w:r>
          <w:t>dsfsdjfdsfsdfsdfjksdfkj</w:t>
        </w:r>
      </w:ins>
    </w:p>
    <w:p w14:paraId="31A67608" w14:textId="77777777" w:rsidR="00462CBC" w:rsidRDefault="00462CBC" w:rsidP="00462CBC">
      <w:pPr>
        <w:pStyle w:val="Heading1"/>
      </w:pPr>
      <w:r>
        <w:t>2.0</w:t>
      </w:r>
      <w:r w:rsidR="004D5408">
        <w:tab/>
      </w:r>
      <w:r>
        <w:t>SCOPE</w:t>
      </w:r>
    </w:p>
    <w:p w14:paraId="5A0AD70A" w14:textId="77777777" w:rsidR="007865BF" w:rsidRDefault="00585727" w:rsidP="00462CBC">
      <w:r w:rsidRPr="00585727">
        <w:t>Covers process to setup new customers</w:t>
      </w:r>
    </w:p>
    <w:p w14:paraId="6CE87512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2CE01699" w14:textId="77777777" w:rsidR="005314DE" w:rsidRDefault="00585727" w:rsidP="00462CBC">
      <w:r>
        <w:t>N/A</w:t>
      </w:r>
    </w:p>
    <w:p w14:paraId="2BCFA428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13215CAF" w14:textId="77777777" w:rsidTr="00E26DE4">
        <w:tc>
          <w:tcPr>
            <w:tcW w:w="2700" w:type="dxa"/>
            <w:shd w:val="clear" w:color="auto" w:fill="C9ECFC" w:themeFill="text2" w:themeFillTint="33"/>
          </w:tcPr>
          <w:p w14:paraId="57D94B53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462BA337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6CA3CB37" w14:textId="77777777" w:rsidTr="00E26DE4">
        <w:tc>
          <w:tcPr>
            <w:tcW w:w="2700" w:type="dxa"/>
          </w:tcPr>
          <w:p w14:paraId="01ED680A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BBCFF88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62B7E066" w14:textId="77777777" w:rsidR="00E26DE4" w:rsidRDefault="00E26DE4" w:rsidP="00462CBC"/>
    <w:p w14:paraId="43289B78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24C07495" w14:textId="77777777" w:rsidTr="003F5319">
        <w:tc>
          <w:tcPr>
            <w:tcW w:w="2880" w:type="dxa"/>
            <w:shd w:val="clear" w:color="auto" w:fill="C9ECFC" w:themeFill="text2" w:themeFillTint="33"/>
          </w:tcPr>
          <w:p w14:paraId="07E13273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65590FCF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54B11345" w14:textId="77777777" w:rsidTr="003F5319">
        <w:tc>
          <w:tcPr>
            <w:tcW w:w="2880" w:type="dxa"/>
          </w:tcPr>
          <w:p w14:paraId="06453FB0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9A90853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83D23F8" w14:textId="77777777" w:rsidR="003A78D7" w:rsidRDefault="003A78D7" w:rsidP="00462CBC"/>
    <w:p w14:paraId="4C99BC22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40D3326D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014263C8" w14:textId="77777777" w:rsidR="00DC771E" w:rsidRDefault="00DC771E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</w:p>
    <w:p w14:paraId="6AFA9D83" w14:textId="77777777" w:rsidR="00585727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0EEA0D81" wp14:editId="2D219B03">
            <wp:extent cx="5834380" cy="2212975"/>
            <wp:effectExtent l="0" t="0" r="0" b="0"/>
            <wp:docPr id="3853348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ABA" w14:textId="77777777" w:rsidR="00DC771E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Controlling Branch: Always “YYZ” – Fill in all related information and check off “receivables”</w:t>
      </w:r>
    </w:p>
    <w:p w14:paraId="70CBC261" w14:textId="77777777" w:rsidR="009B78EC" w:rsidRDefault="009B78EC" w:rsidP="003F118B">
      <w:pPr>
        <w:pStyle w:val="ListParagraph"/>
        <w:tabs>
          <w:tab w:val="left" w:pos="720"/>
        </w:tabs>
        <w:ind w:left="810" w:hanging="810"/>
      </w:pPr>
    </w:p>
    <w:p w14:paraId="53ED0803" w14:textId="77777777" w:rsidR="00DC771E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9642E22" wp14:editId="1AA74188">
            <wp:extent cx="5944236" cy="3771900"/>
            <wp:effectExtent l="0" t="0" r="0" b="0"/>
            <wp:docPr id="1908611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2FD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“Accept as Entered”</w:t>
      </w:r>
    </w:p>
    <w:p w14:paraId="438CE8ED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2F50809" wp14:editId="1523B000">
            <wp:extent cx="4267200" cy="2603808"/>
            <wp:effectExtent l="0" t="0" r="0" b="6350"/>
            <wp:docPr id="547504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12E" w14:textId="77777777" w:rsidR="00585727" w:rsidRDefault="00585727" w:rsidP="003F118B">
      <w:pPr>
        <w:tabs>
          <w:tab w:val="left" w:pos="720"/>
        </w:tabs>
        <w:ind w:left="810" w:hanging="810"/>
      </w:pPr>
    </w:p>
    <w:p w14:paraId="5429E676" w14:textId="77777777" w:rsidR="00585727" w:rsidRDefault="00585727" w:rsidP="003F118B">
      <w:pPr>
        <w:tabs>
          <w:tab w:val="left" w:pos="720"/>
        </w:tabs>
        <w:ind w:left="810" w:hanging="810"/>
      </w:pPr>
    </w:p>
    <w:p w14:paraId="667B11E9" w14:textId="77777777" w:rsidR="00585727" w:rsidRDefault="00585727" w:rsidP="003F118B">
      <w:pPr>
        <w:tabs>
          <w:tab w:val="left" w:pos="720"/>
        </w:tabs>
        <w:ind w:left="810" w:hanging="810"/>
      </w:pPr>
    </w:p>
    <w:p w14:paraId="1A6AF7B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Now Click UNLOCO … and ender City under Port Name and Click Find</w:t>
      </w:r>
    </w:p>
    <w:p w14:paraId="14AD88F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06D082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72EAB5C" wp14:editId="035A4479">
            <wp:extent cx="4546167" cy="2657475"/>
            <wp:effectExtent l="0" t="0" r="6985" b="0"/>
            <wp:docPr id="1220422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67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3DA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C722C8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Go To Staff Assignments</w:t>
      </w:r>
    </w:p>
    <w:p w14:paraId="73244609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19FAA40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474BA89" wp14:editId="1F824069">
            <wp:extent cx="4419600" cy="3445126"/>
            <wp:effectExtent l="0" t="0" r="0" b="3175"/>
            <wp:docPr id="1364615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312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3910E6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EE1E3C7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AEC0DC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CD965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B2659C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Enter SAL, under initial click the …</w:t>
      </w:r>
    </w:p>
    <w:p w14:paraId="19501159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1EF67D0" wp14:editId="1727C2FC">
            <wp:extent cx="5133341" cy="1530350"/>
            <wp:effectExtent l="0" t="0" r="0" b="0"/>
            <wp:docPr id="1939277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1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12F" w14:textId="77777777" w:rsidR="00585727" w:rsidRDefault="00585727" w:rsidP="003F118B">
      <w:pPr>
        <w:tabs>
          <w:tab w:val="left" w:pos="720"/>
        </w:tabs>
        <w:ind w:left="810" w:hanging="810"/>
      </w:pPr>
    </w:p>
    <w:p w14:paraId="0055475A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EFABB2D" wp14:editId="0E043F72">
            <wp:extent cx="5086350" cy="829310"/>
            <wp:effectExtent l="0" t="0" r="0" b="8890"/>
            <wp:docPr id="1020156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1EA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Double click – it will take you to the original screen</w:t>
      </w:r>
    </w:p>
    <w:p w14:paraId="09194D0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2AAC86F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FCA75CD" wp14:editId="10C36622">
            <wp:extent cx="5944236" cy="1371600"/>
            <wp:effectExtent l="0" t="0" r="0" b="0"/>
            <wp:docPr id="73493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C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00933D6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Click Contact: Enter information (All contacts)</w:t>
      </w:r>
    </w:p>
    <w:p w14:paraId="3C1679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536644A" w14:textId="77777777" w:rsidR="009B78EC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13FF45A9" wp14:editId="71382506">
            <wp:extent cx="4495800" cy="2457538"/>
            <wp:effectExtent l="0" t="0" r="0" b="0"/>
            <wp:docPr id="1490664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521" w14:textId="77777777" w:rsidR="003F118B" w:rsidRDefault="003F118B" w:rsidP="003F118B">
      <w:pPr>
        <w:tabs>
          <w:tab w:val="left" w:pos="720"/>
        </w:tabs>
        <w:ind w:left="810" w:hanging="810"/>
      </w:pPr>
    </w:p>
    <w:p w14:paraId="1E78C28F" w14:textId="77777777" w:rsidR="003F118B" w:rsidRDefault="003F118B" w:rsidP="003F118B">
      <w:pPr>
        <w:tabs>
          <w:tab w:val="left" w:pos="720"/>
        </w:tabs>
        <w:ind w:left="810" w:hanging="810"/>
      </w:pPr>
    </w:p>
    <w:p w14:paraId="19CCAD30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 xml:space="preserve">Enter Currency </w:t>
      </w:r>
    </w:p>
    <w:p w14:paraId="5C1CB79E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54BD168B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3687EDA" wp14:editId="6BF6E2BB">
            <wp:extent cx="5505452" cy="3408556"/>
            <wp:effectExtent l="0" t="0" r="0" b="1905"/>
            <wp:docPr id="20583099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4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CC8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01EF7024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27D11E3" wp14:editId="26780AA7">
            <wp:extent cx="5467348" cy="1852930"/>
            <wp:effectExtent l="0" t="0" r="0" b="0"/>
            <wp:docPr id="2476640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5B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CEDAA7F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4B2BE2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834B25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8AB3A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BDD16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0BAB5F9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87E91C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AAC219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890851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B4E1C17" w14:textId="77777777" w:rsidR="003F118B" w:rsidRPr="009B78EC" w:rsidRDefault="003F118B" w:rsidP="003F118B">
      <w:pPr>
        <w:pStyle w:val="ListParagraph"/>
        <w:tabs>
          <w:tab w:val="left" w:pos="720"/>
        </w:tabs>
        <w:ind w:left="810" w:hanging="810"/>
      </w:pPr>
    </w:p>
    <w:p w14:paraId="5E9897A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Credit Control and Settlement – Enter credit limit/COD information as required</w:t>
      </w:r>
    </w:p>
    <w:p w14:paraId="1EFF3185" w14:textId="77777777" w:rsidR="009B78EC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38DE007E" wp14:editId="2B842B2C">
            <wp:extent cx="5895974" cy="3518687"/>
            <wp:effectExtent l="0" t="0" r="0" b="5715"/>
            <wp:docPr id="3045621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35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036" w14:textId="77777777" w:rsidR="003F118B" w:rsidRPr="009B78EC" w:rsidRDefault="003F118B" w:rsidP="003F118B">
      <w:pPr>
        <w:tabs>
          <w:tab w:val="left" w:pos="720"/>
        </w:tabs>
        <w:ind w:left="810" w:hanging="810"/>
      </w:pPr>
      <w:r>
        <w:t xml:space="preserve">   </w:t>
      </w:r>
    </w:p>
    <w:p w14:paraId="1F7839BE" w14:textId="77777777" w:rsidR="009B78EC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3531A4F0" wp14:editId="196735D9">
            <wp:extent cx="4286250" cy="3255045"/>
            <wp:effectExtent l="0" t="0" r="0" b="2540"/>
            <wp:docPr id="13188295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47F" w14:textId="77777777" w:rsidR="003F118B" w:rsidRDefault="003F118B" w:rsidP="003F118B">
      <w:pPr>
        <w:tabs>
          <w:tab w:val="left" w:pos="720"/>
        </w:tabs>
        <w:ind w:left="810" w:hanging="810"/>
      </w:pPr>
    </w:p>
    <w:p w14:paraId="1489B800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Change terms and term days</w:t>
      </w:r>
    </w:p>
    <w:p w14:paraId="0264A6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A412B35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7CA4BFD7" wp14:editId="6DE89B01">
            <wp:extent cx="5943600" cy="2045970"/>
            <wp:effectExtent l="0" t="0" r="0" b="0"/>
            <wp:docPr id="1630292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EF5" w14:textId="77777777" w:rsidR="003F118B" w:rsidRPr="009B78EC" w:rsidRDefault="003F118B" w:rsidP="003F118B">
      <w:pPr>
        <w:pStyle w:val="ListParagraph"/>
        <w:tabs>
          <w:tab w:val="left" w:pos="720"/>
        </w:tabs>
        <w:ind w:left="1530" w:hanging="810"/>
      </w:pPr>
    </w:p>
    <w:p w14:paraId="2C3043C4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Notes: Internal Notes (Terms, any special instructions for OPS)</w:t>
      </w:r>
    </w:p>
    <w:p w14:paraId="52A48C38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0DA42E44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CA0E093" wp14:editId="366C44B2">
            <wp:extent cx="5943600" cy="1764665"/>
            <wp:effectExtent l="0" t="0" r="0" b="6985"/>
            <wp:docPr id="65917989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C16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18C9A97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Enter credit limit</w:t>
      </w:r>
    </w:p>
    <w:p w14:paraId="0B776CF0" w14:textId="77777777" w:rsidR="00585727" w:rsidRPr="00DC771E" w:rsidRDefault="00585727" w:rsidP="00DC771E"/>
    <w:p w14:paraId="7F9AEED4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75C92B55" w14:textId="77777777" w:rsidR="00733202" w:rsidRDefault="00733202" w:rsidP="00462CBC"/>
    <w:p w14:paraId="41904082" w14:textId="77777777" w:rsidR="00DC771E" w:rsidRDefault="00DC771E">
      <w:r>
        <w:br w:type="page"/>
      </w:r>
    </w:p>
    <w:p w14:paraId="560792F7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728A2A30" w14:textId="77777777" w:rsidTr="00DF442C">
        <w:tc>
          <w:tcPr>
            <w:tcW w:w="1705" w:type="dxa"/>
            <w:shd w:val="clear" w:color="auto" w:fill="C9ECFC" w:themeFill="text2" w:themeFillTint="33"/>
          </w:tcPr>
          <w:p w14:paraId="7B9E027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7D18F48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3D72A755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DF442C" w14:paraId="755CD40D" w14:textId="77777777" w:rsidTr="00DF442C">
        <w:tc>
          <w:tcPr>
            <w:tcW w:w="1705" w:type="dxa"/>
          </w:tcPr>
          <w:p w14:paraId="39816A20" w14:textId="29221A2F" w:rsidR="00DF442C" w:rsidRPr="00EF4ADF" w:rsidRDefault="00DF442C" w:rsidP="00DF442C">
            <w:r>
              <w:t>1</w:t>
            </w:r>
          </w:p>
        </w:tc>
        <w:tc>
          <w:tcPr>
            <w:tcW w:w="2970" w:type="dxa"/>
          </w:tcPr>
          <w:p w14:paraId="34D11CAD" w14:textId="1C534E73" w:rsidR="00DF442C" w:rsidRPr="00EF4ADF" w:rsidRDefault="00DF442C" w:rsidP="00DF442C">
            <w:r>
              <w:t>May 28, 2020</w:t>
            </w:r>
          </w:p>
        </w:tc>
        <w:tc>
          <w:tcPr>
            <w:tcW w:w="4860" w:type="dxa"/>
          </w:tcPr>
          <w:p w14:paraId="5545E486" w14:textId="77777777" w:rsidR="00DF442C" w:rsidRPr="00EF4ADF" w:rsidRDefault="00DF442C" w:rsidP="00DF442C"/>
        </w:tc>
      </w:tr>
    </w:tbl>
    <w:p w14:paraId="053FDBBB" w14:textId="77777777" w:rsidR="00462CBC" w:rsidRDefault="00462CBC" w:rsidP="00462CBC"/>
    <w:p w14:paraId="7DDD42B6" w14:textId="77777777" w:rsidR="00462CBC" w:rsidRDefault="00462CBC" w:rsidP="00462CBC"/>
    <w:p w14:paraId="2C553FA6" w14:textId="77777777" w:rsidR="00462CBC" w:rsidRDefault="00462CBC" w:rsidP="00462CBC"/>
    <w:p w14:paraId="5D777CC6" w14:textId="77777777" w:rsidR="00462CBC" w:rsidRDefault="00462CBC" w:rsidP="00462CBC"/>
    <w:p w14:paraId="4BFA9DFB" w14:textId="77777777" w:rsidR="00462CBC" w:rsidRDefault="00462CBC" w:rsidP="00462CBC"/>
    <w:p w14:paraId="688B8F28" w14:textId="77777777" w:rsidR="00462CBC" w:rsidRDefault="00462CBC" w:rsidP="00462CBC"/>
    <w:p w14:paraId="4CFFDDBA" w14:textId="77777777" w:rsidR="00462CBC" w:rsidRPr="00462CBC" w:rsidRDefault="00462CBC" w:rsidP="00462CBC"/>
    <w:sectPr w:rsidR="00462CBC" w:rsidRPr="00462CB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63E7E" w14:textId="77777777" w:rsidR="007C5D0D" w:rsidRDefault="007C5D0D">
      <w:pPr>
        <w:spacing w:after="0" w:line="240" w:lineRule="auto"/>
      </w:pPr>
      <w:r>
        <w:separator/>
      </w:r>
    </w:p>
  </w:endnote>
  <w:endnote w:type="continuationSeparator" w:id="0">
    <w:p w14:paraId="007AF8DF" w14:textId="77777777" w:rsidR="007C5D0D" w:rsidRDefault="007C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31CD2" w14:textId="77777777" w:rsidR="001066F9" w:rsidRDefault="001066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D3D6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5C93E02E" w14:textId="77777777" w:rsidTr="00044EF2">
      <w:tc>
        <w:tcPr>
          <w:tcW w:w="4590" w:type="dxa"/>
        </w:tcPr>
        <w:p w14:paraId="0BDEB89C" w14:textId="57EFCEF4" w:rsidR="00AD4AEB" w:rsidRDefault="00DF442C" w:rsidP="00044EF2">
          <w:pPr>
            <w:pStyle w:val="Footer"/>
          </w:pPr>
          <w:r>
            <w:t>IT-02 AR-02 Cargowise New Customer Set up</w:t>
          </w:r>
        </w:p>
      </w:tc>
      <w:tc>
        <w:tcPr>
          <w:tcW w:w="4680" w:type="dxa"/>
        </w:tcPr>
        <w:p w14:paraId="7A5CFE47" w14:textId="77777777" w:rsidR="00AD4AEB" w:rsidRDefault="00DF442C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00C1E40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28CCE" w14:textId="77777777" w:rsidR="001066F9" w:rsidRDefault="001066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DC58F" w14:textId="77777777" w:rsidR="007C5D0D" w:rsidRDefault="007C5D0D">
      <w:pPr>
        <w:spacing w:after="0" w:line="240" w:lineRule="auto"/>
      </w:pPr>
      <w:r>
        <w:separator/>
      </w:r>
    </w:p>
  </w:footnote>
  <w:footnote w:type="continuationSeparator" w:id="0">
    <w:p w14:paraId="6A257C43" w14:textId="77777777" w:rsidR="007C5D0D" w:rsidRDefault="007C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B5907" w14:textId="77777777" w:rsidR="001066F9" w:rsidRDefault="001066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CE8C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B4DBB8A" wp14:editId="70209D55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D90D8" w14:textId="77777777" w:rsidR="001066F9" w:rsidRDefault="001066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31658"/>
    <w:multiLevelType w:val="hybridMultilevel"/>
    <w:tmpl w:val="E8B6504E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3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4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9"/>
  </w:num>
  <w:num w:numId="10">
    <w:abstractNumId w:val="12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amalur Shaikh">
    <w15:presenceInfo w15:providerId="AD" w15:userId="S-1-5-21-1813067905-1060717424-720635935-145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066F9"/>
    <w:rsid w:val="00115C96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118B"/>
    <w:rsid w:val="003F4145"/>
    <w:rsid w:val="003F5319"/>
    <w:rsid w:val="00427BD9"/>
    <w:rsid w:val="00441577"/>
    <w:rsid w:val="00462CBC"/>
    <w:rsid w:val="00492161"/>
    <w:rsid w:val="004A6CEC"/>
    <w:rsid w:val="004D5408"/>
    <w:rsid w:val="004D5BDA"/>
    <w:rsid w:val="0050353F"/>
    <w:rsid w:val="005314DE"/>
    <w:rsid w:val="005456E2"/>
    <w:rsid w:val="005715AC"/>
    <w:rsid w:val="00573CB2"/>
    <w:rsid w:val="00585727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B78EC"/>
    <w:rsid w:val="009C1B4E"/>
    <w:rsid w:val="009D0CB6"/>
    <w:rsid w:val="009F42B7"/>
    <w:rsid w:val="00A24387"/>
    <w:rsid w:val="00A26FCB"/>
    <w:rsid w:val="00A36274"/>
    <w:rsid w:val="00A654C0"/>
    <w:rsid w:val="00A92583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25A1F"/>
    <w:rsid w:val="00C8453E"/>
    <w:rsid w:val="00C92280"/>
    <w:rsid w:val="00CA0831"/>
    <w:rsid w:val="00CA48A5"/>
    <w:rsid w:val="00CF382E"/>
    <w:rsid w:val="00D37D2B"/>
    <w:rsid w:val="00D96C95"/>
    <w:rsid w:val="00DC66C0"/>
    <w:rsid w:val="00DC771E"/>
    <w:rsid w:val="00DF442C"/>
    <w:rsid w:val="00E26263"/>
    <w:rsid w:val="00E26DE4"/>
    <w:rsid w:val="00E55391"/>
    <w:rsid w:val="00E85CB8"/>
    <w:rsid w:val="00E957AB"/>
    <w:rsid w:val="00EA651F"/>
    <w:rsid w:val="00EA79A4"/>
    <w:rsid w:val="00EF63B9"/>
    <w:rsid w:val="00F05A4E"/>
    <w:rsid w:val="00F37D7C"/>
    <w:rsid w:val="00F46E64"/>
    <w:rsid w:val="00F92BD8"/>
    <w:rsid w:val="00FA5516"/>
    <w:rsid w:val="00FB48B8"/>
    <w:rsid w:val="00FD702A"/>
    <w:rsid w:val="218D04F8"/>
    <w:rsid w:val="26AAA08F"/>
    <w:rsid w:val="2F7E871A"/>
    <w:rsid w:val="3E876D63"/>
    <w:rsid w:val="480B300D"/>
    <w:rsid w:val="4C684D8E"/>
    <w:rsid w:val="4D55B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4C57359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90670B0813814196F2FED9C00F95C3" ma:contentTypeVersion="6" ma:contentTypeDescription="Create a new document." ma:contentTypeScope="" ma:versionID="f9a9c84264ec327db174e5c614ecc099">
  <xsd:schema xmlns:xsd="http://www.w3.org/2001/XMLSchema" xmlns:xs="http://www.w3.org/2001/XMLSchema" xmlns:p="http://schemas.microsoft.com/office/2006/metadata/properties" xmlns:ns2="af3bc001-2b28-4618-ac62-3b497ea0788b" targetNamespace="http://schemas.microsoft.com/office/2006/metadata/properties" ma:root="true" ma:fieldsID="17518ce8f3830f25a644eb71ce665efd" ns2:_="">
    <xsd:import namespace="af3bc001-2b28-4618-ac62-3b497ea078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Owner" minOccurs="0"/>
                <xsd:element ref="ns2:SOPNO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bc001-2b28-4618-ac62-3b497ea078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wner" ma:index="10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OPNO" ma:index="11" nillable="true" ma:displayName="SOPNO" ma:internalName="SOPNO">
      <xsd:simpleType>
        <xsd:restriction base="dms:Text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PNO xmlns="af3bc001-2b28-4618-ac62-3b497ea0788b">IT-02</SOPNO>
    <Owner xmlns="af3bc001-2b28-4618-ac62-3b497ea0788b">
      <UserInfo>
        <DisplayName>Tamalur Shaikh</DisplayName>
        <AccountId>23</AccountId>
        <AccountType/>
      </UserInfo>
    </Owner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C29D0780-5396-4E78-9BE6-06079B8F55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E1283D-C93E-490E-BF00-B39F0A20CA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bc001-2b28-4618-ac62-3b497ea078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8D0ED0-C66B-49C9-AE99-EEC25CB32E1E}">
  <ds:schemaRefs>
    <ds:schemaRef ds:uri="http://schemas.microsoft.com/office/2006/metadata/properties"/>
    <ds:schemaRef ds:uri="http://schemas.microsoft.com/office/infopath/2007/PartnerControls"/>
    <ds:schemaRef ds:uri="af3bc001-2b28-4618-ac62-3b497ea0788b"/>
  </ds:schemaRefs>
</ds:datastoreItem>
</file>

<file path=customXml/itemProps4.xml><?xml version="1.0" encoding="utf-8"?>
<ds:datastoreItem xmlns:ds="http://schemas.openxmlformats.org/officeDocument/2006/customXml" ds:itemID="{C6F3AE09-296E-440D-87EF-3CBE372FD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3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2020-05-28T16:48:00Z</dcterms:created>
  <dcterms:modified xsi:type="dcterms:W3CDTF">2020-05-28T16:48:00Z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  <property fmtid="{D5CDD505-2E9C-101B-9397-08002B2CF9AE}" pid="3" name="ContentTypeId">
    <vt:lpwstr>0x0101004E90670B0813814196F2FED9C00F95C3</vt:lpwstr>
  </property>
</Properties>
</file>