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F37D7C" w14:paraId="51A5A298" w14:textId="77777777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14:paraId="6F79ED31" w14:textId="77777777" w:rsidR="00F37D7C" w:rsidRPr="0003455F" w:rsidRDefault="00F37D7C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bookmarkStart w:id="0" w:name="_GoBack"/>
            <w:bookmarkEnd w:id="0"/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14:paraId="338D5FEC" w14:textId="126F3B37" w:rsidR="00F37D7C" w:rsidRPr="0003455F" w:rsidRDefault="00511578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AR-02 Cargowise New Customer Set up</w:t>
            </w:r>
          </w:p>
        </w:tc>
      </w:tr>
      <w:tr w:rsidR="00F37D7C" w14:paraId="4BE4011C" w14:textId="77777777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14:paraId="5A5B947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1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14:paraId="065B3449" w14:textId="50E90F5F" w:rsidR="00F37D7C" w:rsidRPr="0003455F" w:rsidRDefault="00A916FC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IT-03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14:paraId="73F17795" w14:textId="77777777" w:rsidR="00F37D7C" w:rsidRPr="0003455F" w:rsidRDefault="00F37D7C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14:paraId="11858FA2" w14:textId="2DB43407" w:rsidR="00F37D7C" w:rsidRPr="0003455F" w:rsidRDefault="00511578" w:rsidP="00883C3A">
            <w:pPr>
              <w:pStyle w:val="Title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bookmarkEnd w:id="1"/>
      <w:tr w:rsidR="00F37D7C" w14:paraId="55F933C5" w14:textId="77777777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14:paraId="050B5F0D" w14:textId="77777777" w:rsidR="00F37D7C" w:rsidRPr="0003455F" w:rsidRDefault="00F37D7C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14:paraId="204A1AF7" w14:textId="3424F1B4" w:rsidR="00F37D7C" w:rsidRPr="0003455F" w:rsidRDefault="00511578" w:rsidP="00883C3A">
            <w:pPr>
              <w:spacing w:before="0"/>
              <w:rPr>
                <w:color w:val="2C2C2C" w:themeColor="text1"/>
                <w:sz w:val="24"/>
                <w:szCs w:val="24"/>
              </w:rPr>
            </w:pPr>
            <w:r>
              <w:rPr>
                <w:color w:val="2C2C2C" w:themeColor="text1"/>
                <w:sz w:val="24"/>
                <w:szCs w:val="24"/>
              </w:rPr>
              <w:t>May 31, 2020</w:t>
            </w:r>
          </w:p>
        </w:tc>
      </w:tr>
      <w:tr w:rsidR="00F37D7C" w14:paraId="6FF39E39" w14:textId="77777777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14:paraId="5443F5B1" w14:textId="77777777" w:rsidR="00F37D7C" w:rsidRPr="0003455F" w:rsidRDefault="00F37D7C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14:paraId="4E355B12" w14:textId="653E2697" w:rsidR="00F37D7C" w:rsidRPr="0003455F" w:rsidRDefault="00511578" w:rsidP="00883C3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Student05</w:t>
            </w:r>
          </w:p>
        </w:tc>
      </w:tr>
    </w:tbl>
    <w:p w14:paraId="7009E4FE" w14:textId="77777777" w:rsidR="00F37D7C" w:rsidRDefault="00F37D7C" w:rsidP="00F37D7C">
      <w:pPr>
        <w:spacing w:before="0" w:after="0"/>
      </w:pPr>
    </w:p>
    <w:p w14:paraId="46A2E0E1" w14:textId="77777777" w:rsidR="00F37D7C" w:rsidRDefault="00F37D7C" w:rsidP="00F37D7C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F37D7C" w:rsidRPr="0003455F" w14:paraId="76E03197" w14:textId="77777777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7199F44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3A3D07C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14:paraId="5260624A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14:paraId="56A79A88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511578" w:rsidRPr="0003455F" w14:paraId="331D44E7" w14:textId="77777777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1DB5410" w14:textId="1B275DAB" w:rsidR="00511578" w:rsidRPr="0003455F" w:rsidRDefault="00511578" w:rsidP="00511578">
            <w:r>
              <w:t>Tamalur Shaikh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14:paraId="26349400" w14:textId="7125FAE2" w:rsidR="00511578" w:rsidRPr="0003455F" w:rsidRDefault="00511578" w:rsidP="00511578">
            <w:r>
              <w:t>Int .NET Enterprise Web Portal Developer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14:paraId="4A1E8197" w14:textId="55627E7F" w:rsidR="00511578" w:rsidRPr="0003455F" w:rsidRDefault="00511578" w:rsidP="00511578">
            <w:r>
              <w:t>Signed</w:t>
            </w:r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0F5E6389" w14:textId="774DF38C" w:rsidR="00511578" w:rsidRPr="0003455F" w:rsidRDefault="00511578" w:rsidP="00511578">
            <w:r>
              <w:t>May 31, 2020</w:t>
            </w:r>
          </w:p>
        </w:tc>
      </w:tr>
    </w:tbl>
    <w:p w14:paraId="04E92C5C" w14:textId="77777777" w:rsidR="00F37D7C" w:rsidRDefault="00F37D7C" w:rsidP="00F37D7C">
      <w:pPr>
        <w:spacing w:before="0"/>
        <w:rPr>
          <w:sz w:val="24"/>
          <w:szCs w:val="24"/>
        </w:rPr>
      </w:pPr>
    </w:p>
    <w:p w14:paraId="0057821E" w14:textId="77777777" w:rsidR="00F37D7C" w:rsidRDefault="00F37D7C" w:rsidP="00F37D7C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F37D7C" w:rsidRPr="0003455F" w14:paraId="7B655A6E" w14:textId="77777777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38277152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14:paraId="5C332803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14:paraId="3192DF6C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14:paraId="6A91EE06" w14:textId="77777777" w:rsidR="00F37D7C" w:rsidRPr="0003455F" w:rsidRDefault="00F37D7C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F37D7C" w:rsidRPr="0003455F" w14:paraId="4A8A120E" w14:textId="77777777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A4B30A2" w14:textId="04223592" w:rsidR="00F37D7C" w:rsidRPr="0003455F" w:rsidRDefault="00511578" w:rsidP="00511578">
            <w:r>
              <w:t>Tamalur Shaikh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14:paraId="3195AEAA" w14:textId="23689D58" w:rsidR="00F37D7C" w:rsidRPr="0003455F" w:rsidRDefault="00511578" w:rsidP="00511578">
            <w:r>
              <w:t>Int .NET Enterprise Web Portal Developer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14:paraId="565A7451" w14:textId="78AAF2EB" w:rsidR="00F37D7C" w:rsidRPr="0003455F" w:rsidRDefault="00511578" w:rsidP="00511578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Signed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72D28FB" w14:textId="222EF31F" w:rsidR="00F37D7C" w:rsidRPr="0003455F" w:rsidRDefault="00511578" w:rsidP="00511578">
            <w:pPr>
              <w:rPr>
                <w:color w:val="2C2C2C" w:themeColor="text1"/>
              </w:rPr>
            </w:pPr>
            <w:r>
              <w:rPr>
                <w:color w:val="2C2C2C" w:themeColor="text1"/>
              </w:rPr>
              <w:t>May 31, 2020</w:t>
            </w:r>
          </w:p>
        </w:tc>
      </w:tr>
    </w:tbl>
    <w:p w14:paraId="73636B5E" w14:textId="77777777" w:rsidR="00DC771E" w:rsidRDefault="00DC771E" w:rsidP="001F2C77">
      <w:pPr>
        <w:rPr>
          <w:sz w:val="10"/>
          <w:szCs w:val="10"/>
        </w:rPr>
      </w:pPr>
    </w:p>
    <w:p w14:paraId="481AEB03" w14:textId="77777777" w:rsidR="00DC771E" w:rsidRDefault="00DC771E" w:rsidP="001F2C77">
      <w:pPr>
        <w:rPr>
          <w:sz w:val="10"/>
          <w:szCs w:val="10"/>
        </w:rPr>
      </w:pPr>
    </w:p>
    <w:p w14:paraId="4BB6A14A" w14:textId="77777777" w:rsidR="00DC771E" w:rsidRDefault="00DC771E" w:rsidP="001F2C77">
      <w:pPr>
        <w:rPr>
          <w:sz w:val="10"/>
          <w:szCs w:val="10"/>
        </w:rPr>
      </w:pPr>
    </w:p>
    <w:p w14:paraId="38566D7F" w14:textId="77777777" w:rsidR="00DC771E" w:rsidRDefault="00DC771E" w:rsidP="001F2C77">
      <w:pPr>
        <w:rPr>
          <w:sz w:val="10"/>
          <w:szCs w:val="10"/>
        </w:rPr>
      </w:pPr>
    </w:p>
    <w:p w14:paraId="66B38444" w14:textId="77777777" w:rsidR="00DC771E" w:rsidRDefault="00DC771E" w:rsidP="001F2C77">
      <w:pPr>
        <w:rPr>
          <w:sz w:val="10"/>
          <w:szCs w:val="10"/>
        </w:rPr>
      </w:pPr>
    </w:p>
    <w:p w14:paraId="0FE60A76" w14:textId="77777777" w:rsidR="00DC771E" w:rsidRDefault="00DC771E" w:rsidP="001F2C77">
      <w:pPr>
        <w:rPr>
          <w:sz w:val="10"/>
          <w:szCs w:val="10"/>
        </w:rPr>
      </w:pPr>
    </w:p>
    <w:p w14:paraId="072BF79C" w14:textId="77777777" w:rsidR="00DC771E" w:rsidRDefault="00DC771E" w:rsidP="001F2C77">
      <w:pPr>
        <w:rPr>
          <w:sz w:val="10"/>
          <w:szCs w:val="10"/>
        </w:rPr>
      </w:pPr>
    </w:p>
    <w:p w14:paraId="3CC6CBA0" w14:textId="77777777" w:rsidR="00DC771E" w:rsidRDefault="00DC771E" w:rsidP="001F2C77">
      <w:pPr>
        <w:rPr>
          <w:sz w:val="10"/>
          <w:szCs w:val="10"/>
        </w:rPr>
      </w:pPr>
    </w:p>
    <w:p w14:paraId="317E9C8E" w14:textId="77777777" w:rsidR="00DC771E" w:rsidRDefault="00DC771E" w:rsidP="001F2C77">
      <w:pPr>
        <w:rPr>
          <w:sz w:val="10"/>
          <w:szCs w:val="10"/>
        </w:rPr>
      </w:pPr>
    </w:p>
    <w:p w14:paraId="6148CED9" w14:textId="77777777" w:rsidR="00DC771E" w:rsidRDefault="00DC771E" w:rsidP="001F2C77">
      <w:pPr>
        <w:rPr>
          <w:sz w:val="10"/>
          <w:szCs w:val="10"/>
        </w:rPr>
      </w:pPr>
    </w:p>
    <w:p w14:paraId="41343DD0" w14:textId="77777777" w:rsidR="00015AF4" w:rsidRDefault="00015AF4" w:rsidP="001F2C77">
      <w:pPr>
        <w:rPr>
          <w:sz w:val="10"/>
          <w:szCs w:val="10"/>
        </w:rPr>
      </w:pPr>
    </w:p>
    <w:p w14:paraId="0C342C62" w14:textId="77777777" w:rsidR="00015AF4" w:rsidRDefault="00015AF4" w:rsidP="001F2C77">
      <w:pPr>
        <w:rPr>
          <w:sz w:val="10"/>
          <w:szCs w:val="10"/>
        </w:rPr>
      </w:pPr>
    </w:p>
    <w:p w14:paraId="48975A95" w14:textId="77777777" w:rsidR="00015AF4" w:rsidRDefault="00015AF4" w:rsidP="001F2C77">
      <w:pPr>
        <w:rPr>
          <w:sz w:val="10"/>
          <w:szCs w:val="10"/>
        </w:rPr>
      </w:pPr>
    </w:p>
    <w:p w14:paraId="717ADBB2" w14:textId="77777777" w:rsidR="00015AF4" w:rsidRDefault="00015AF4" w:rsidP="001F2C77">
      <w:pPr>
        <w:rPr>
          <w:sz w:val="10"/>
          <w:szCs w:val="10"/>
        </w:rPr>
      </w:pPr>
    </w:p>
    <w:p w14:paraId="114B2624" w14:textId="77777777" w:rsidR="009C1B4E" w:rsidRDefault="009C1B4E" w:rsidP="001F2C77">
      <w:pPr>
        <w:rPr>
          <w:sz w:val="10"/>
          <w:szCs w:val="10"/>
        </w:rPr>
      </w:pPr>
    </w:p>
    <w:p w14:paraId="0B02EAE7" w14:textId="77777777" w:rsidR="00015AF4" w:rsidRDefault="00015AF4" w:rsidP="001F2C77">
      <w:pPr>
        <w:rPr>
          <w:ins w:id="2" w:author="Student05" w:date="2020-05-31T22:04:00Z"/>
          <w:sz w:val="10"/>
          <w:szCs w:val="10"/>
        </w:rPr>
      </w:pPr>
    </w:p>
    <w:p w14:paraId="4D9A9B0B" w14:textId="398E2F59" w:rsidR="229B428F" w:rsidRDefault="229B428F" w:rsidP="229B428F">
      <w:pPr>
        <w:rPr>
          <w:ins w:id="3" w:author="Student05" w:date="2020-05-31T22:04:00Z"/>
          <w:sz w:val="10"/>
          <w:szCs w:val="10"/>
        </w:rPr>
      </w:pPr>
    </w:p>
    <w:p w14:paraId="602EB007" w14:textId="630E01DA" w:rsidR="229B428F" w:rsidRDefault="229B428F" w:rsidP="229B428F">
      <w:pPr>
        <w:rPr>
          <w:sz w:val="10"/>
          <w:szCs w:val="10"/>
        </w:rPr>
      </w:pPr>
    </w:p>
    <w:p w14:paraId="09FA5FC3" w14:textId="77777777" w:rsidR="00015AF4" w:rsidRDefault="00015AF4" w:rsidP="001F2C77">
      <w:pPr>
        <w:rPr>
          <w:sz w:val="10"/>
          <w:szCs w:val="10"/>
        </w:rPr>
      </w:pPr>
    </w:p>
    <w:p w14:paraId="65386606" w14:textId="77777777" w:rsidR="007865BF" w:rsidRPr="00462CBC" w:rsidRDefault="00462CBC" w:rsidP="00462CBC">
      <w:pPr>
        <w:pStyle w:val="Heading1"/>
      </w:pPr>
      <w:r>
        <w:t>1.0</w:t>
      </w:r>
      <w:r w:rsidR="004D5408">
        <w:tab/>
      </w:r>
      <w:r>
        <w:t>purpose</w:t>
      </w:r>
    </w:p>
    <w:p w14:paraId="3FAED822" w14:textId="4E4A6B59" w:rsidR="00E55391" w:rsidRDefault="00585727">
      <w:pPr>
        <w:rPr>
          <w:ins w:id="4" w:author="Student05" w:date="2020-05-31T22:04:00Z"/>
        </w:rPr>
      </w:pPr>
      <w:r>
        <w:t>New customer account set-up</w:t>
      </w:r>
      <w:ins w:id="5" w:author="Student05" w:date="2020-05-31T22:04:00Z">
        <w:r w:rsidR="245FEC24">
          <w:t>xzxcxznmcxzc xczxcmxznmcxznmczxmcxnzcm</w:t>
        </w:r>
      </w:ins>
    </w:p>
    <w:p w14:paraId="104A4F5D" w14:textId="2E35E2A7" w:rsidR="245FEC24" w:rsidRDefault="245FEC24" w:rsidP="229B428F">
      <w:ins w:id="6" w:author="Student05" w:date="2020-05-31T22:04:00Z">
        <w:r>
          <w:t>Xxzc,xz,czx,czx,cxzc,xzxczxc</w:t>
        </w:r>
      </w:ins>
    </w:p>
    <w:p w14:paraId="31A67608" w14:textId="77777777" w:rsidR="00462CBC" w:rsidRDefault="00462CBC" w:rsidP="00462CBC">
      <w:pPr>
        <w:pStyle w:val="Heading1"/>
      </w:pPr>
      <w:r>
        <w:t>2.0</w:t>
      </w:r>
      <w:r w:rsidR="004D5408">
        <w:tab/>
      </w:r>
      <w:r>
        <w:t>SCOPE</w:t>
      </w:r>
    </w:p>
    <w:p w14:paraId="5A0AD70A" w14:textId="77777777" w:rsidR="007865BF" w:rsidRDefault="00585727" w:rsidP="00462CBC">
      <w:r w:rsidRPr="00585727">
        <w:t>Covers process to setup new customers</w:t>
      </w:r>
    </w:p>
    <w:p w14:paraId="6CE87512" w14:textId="77777777" w:rsidR="00462CBC" w:rsidRDefault="00462CBC" w:rsidP="00462CBC">
      <w:pPr>
        <w:pStyle w:val="Heading1"/>
      </w:pPr>
      <w:r>
        <w:t>3.0</w:t>
      </w:r>
      <w:r w:rsidR="004D5408">
        <w:tab/>
      </w:r>
      <w:r>
        <w:t>equipment</w:t>
      </w:r>
    </w:p>
    <w:p w14:paraId="2CE01699" w14:textId="77777777" w:rsidR="005314DE" w:rsidRDefault="00585727" w:rsidP="00462CBC">
      <w:r>
        <w:t>N/A</w:t>
      </w:r>
    </w:p>
    <w:p w14:paraId="2BCFA428" w14:textId="77777777" w:rsidR="00462CBC" w:rsidRDefault="00462CBC" w:rsidP="00462CBC">
      <w:pPr>
        <w:pStyle w:val="Heading1"/>
      </w:pPr>
      <w:r>
        <w:t>4.0</w:t>
      </w:r>
      <w:r w:rsidR="004D5408">
        <w:tab/>
      </w:r>
      <w: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14:paraId="13215CAF" w14:textId="77777777" w:rsidTr="00E26DE4">
        <w:tc>
          <w:tcPr>
            <w:tcW w:w="2700" w:type="dxa"/>
            <w:shd w:val="clear" w:color="auto" w:fill="C9ECFC" w:themeFill="text2" w:themeFillTint="33"/>
          </w:tcPr>
          <w:p w14:paraId="57D94B53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14:paraId="462BA337" w14:textId="77777777" w:rsidR="005314DE" w:rsidRPr="003F5319" w:rsidRDefault="00E26DE4" w:rsidP="005314DE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Explanation</w:t>
            </w:r>
          </w:p>
        </w:tc>
      </w:tr>
      <w:tr w:rsidR="000523DC" w14:paraId="6CA3CB37" w14:textId="77777777" w:rsidTr="00E26DE4">
        <w:tc>
          <w:tcPr>
            <w:tcW w:w="2700" w:type="dxa"/>
          </w:tcPr>
          <w:p w14:paraId="01ED680A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jc w:val="right"/>
              <w:rPr>
                <w:b/>
              </w:rPr>
            </w:pPr>
          </w:p>
        </w:tc>
        <w:tc>
          <w:tcPr>
            <w:tcW w:w="6840" w:type="dxa"/>
          </w:tcPr>
          <w:p w14:paraId="0BBCFF88" w14:textId="77777777" w:rsidR="000523DC" w:rsidRPr="000523DC" w:rsidRDefault="000523DC" w:rsidP="000523DC">
            <w:pPr>
              <w:tabs>
                <w:tab w:val="left" w:pos="742"/>
              </w:tabs>
              <w:spacing w:after="40"/>
              <w:ind w:right="33"/>
            </w:pPr>
          </w:p>
        </w:tc>
      </w:tr>
    </w:tbl>
    <w:p w14:paraId="62B7E066" w14:textId="77777777" w:rsidR="00E26DE4" w:rsidRDefault="00E26DE4" w:rsidP="00462CBC"/>
    <w:p w14:paraId="43289B78" w14:textId="77777777" w:rsidR="00915DB1" w:rsidRDefault="00915DB1" w:rsidP="00915DB1">
      <w:pPr>
        <w:pStyle w:val="Heading1"/>
      </w:pPr>
      <w:r>
        <w:t>5.0</w:t>
      </w:r>
      <w:r w:rsidR="004D5408">
        <w:tab/>
      </w:r>
      <w: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14:paraId="24C07495" w14:textId="77777777" w:rsidTr="003F5319">
        <w:tc>
          <w:tcPr>
            <w:tcW w:w="2880" w:type="dxa"/>
            <w:shd w:val="clear" w:color="auto" w:fill="C9ECFC" w:themeFill="text2" w:themeFillTint="33"/>
          </w:tcPr>
          <w:p w14:paraId="07E13273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14:paraId="65590FCF" w14:textId="77777777" w:rsidR="00100583" w:rsidRPr="003F5319" w:rsidRDefault="00100583" w:rsidP="00100583">
            <w:pPr>
              <w:jc w:val="center"/>
              <w:rPr>
                <w:b/>
                <w:sz w:val="24"/>
                <w:szCs w:val="24"/>
              </w:rPr>
            </w:pPr>
            <w:r w:rsidRPr="003F5319">
              <w:rPr>
                <w:b/>
                <w:sz w:val="24"/>
                <w:szCs w:val="24"/>
              </w:rPr>
              <w:t>Activity</w:t>
            </w:r>
          </w:p>
        </w:tc>
      </w:tr>
      <w:tr w:rsidR="00100583" w14:paraId="54B11345" w14:textId="77777777" w:rsidTr="003F5319">
        <w:tc>
          <w:tcPr>
            <w:tcW w:w="2880" w:type="dxa"/>
          </w:tcPr>
          <w:p w14:paraId="06453FB0" w14:textId="77777777" w:rsidR="00100583" w:rsidRPr="00427BD9" w:rsidRDefault="00100583" w:rsidP="001C1EC5">
            <w:pPr>
              <w:jc w:val="center"/>
              <w:rPr>
                <w:b/>
              </w:rPr>
            </w:pPr>
          </w:p>
        </w:tc>
        <w:tc>
          <w:tcPr>
            <w:tcW w:w="6660" w:type="dxa"/>
          </w:tcPr>
          <w:p w14:paraId="29A90853" w14:textId="77777777" w:rsidR="00100583" w:rsidRDefault="00100583" w:rsidP="0071362A">
            <w:pPr>
              <w:pStyle w:val="ListParagraph"/>
              <w:numPr>
                <w:ilvl w:val="0"/>
                <w:numId w:val="14"/>
              </w:numPr>
            </w:pPr>
          </w:p>
        </w:tc>
      </w:tr>
    </w:tbl>
    <w:p w14:paraId="283D23F8" w14:textId="77777777" w:rsidR="003A78D7" w:rsidRDefault="003A78D7" w:rsidP="00462CBC"/>
    <w:p w14:paraId="4C99BC22" w14:textId="77777777" w:rsidR="00915DB1" w:rsidRDefault="00915DB1" w:rsidP="00915DB1">
      <w:pPr>
        <w:pStyle w:val="Heading1"/>
      </w:pPr>
      <w:r>
        <w:t>6.0</w:t>
      </w:r>
      <w:r w:rsidR="004D5408">
        <w:tab/>
      </w:r>
      <w:r w:rsidR="00135E78">
        <w:t>policy</w:t>
      </w:r>
    </w:p>
    <w:p w14:paraId="40D3326D" w14:textId="77777777" w:rsidR="00DC771E" w:rsidRPr="00DC771E" w:rsidRDefault="00DC771E" w:rsidP="00DC771E">
      <w:pPr>
        <w:pStyle w:val="Heading2"/>
      </w:pPr>
      <w:r>
        <w:t>6.1</w:t>
      </w:r>
      <w:r>
        <w:tab/>
        <w:t>GENERAL</w:t>
      </w:r>
    </w:p>
    <w:p w14:paraId="014263C8" w14:textId="77777777" w:rsidR="00DC771E" w:rsidRDefault="00DC771E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</w:p>
    <w:p w14:paraId="6AFA9D83" w14:textId="77777777" w:rsidR="00585727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0EEA0D81" wp14:editId="1E5E5A52">
            <wp:extent cx="5834380" cy="2212975"/>
            <wp:effectExtent l="0" t="0" r="0" b="0"/>
            <wp:docPr id="14706724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438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8ABA" w14:textId="77777777" w:rsidR="00DC771E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Controlling Branch: Always “YYZ” – Fill in all related information and check off “receivables”</w:t>
      </w:r>
    </w:p>
    <w:p w14:paraId="70CBC261" w14:textId="77777777" w:rsidR="009B78EC" w:rsidRDefault="009B78EC" w:rsidP="003F118B">
      <w:pPr>
        <w:pStyle w:val="ListParagraph"/>
        <w:tabs>
          <w:tab w:val="left" w:pos="720"/>
        </w:tabs>
        <w:ind w:left="810" w:hanging="810"/>
      </w:pPr>
    </w:p>
    <w:p w14:paraId="53ED0803" w14:textId="77777777" w:rsidR="00DC771E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69642E22" wp14:editId="5758A8FA">
            <wp:extent cx="5944236" cy="3771900"/>
            <wp:effectExtent l="0" t="0" r="0" b="0"/>
            <wp:docPr id="7914737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2FD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“Accept as Entered”</w:t>
      </w:r>
    </w:p>
    <w:p w14:paraId="438CE8ED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22F50809" wp14:editId="31B01EFE">
            <wp:extent cx="4267200" cy="2603808"/>
            <wp:effectExtent l="0" t="0" r="0" b="6350"/>
            <wp:docPr id="13727367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60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B12E" w14:textId="77777777" w:rsidR="00585727" w:rsidRDefault="00585727" w:rsidP="003F118B">
      <w:pPr>
        <w:tabs>
          <w:tab w:val="left" w:pos="720"/>
        </w:tabs>
        <w:ind w:left="810" w:hanging="810"/>
      </w:pPr>
    </w:p>
    <w:p w14:paraId="5429E676" w14:textId="77777777" w:rsidR="00585727" w:rsidRDefault="00585727" w:rsidP="003F118B">
      <w:pPr>
        <w:tabs>
          <w:tab w:val="left" w:pos="720"/>
        </w:tabs>
        <w:ind w:left="810" w:hanging="810"/>
      </w:pPr>
    </w:p>
    <w:p w14:paraId="667B11E9" w14:textId="77777777" w:rsidR="00585727" w:rsidRDefault="00585727" w:rsidP="003F118B">
      <w:pPr>
        <w:tabs>
          <w:tab w:val="left" w:pos="720"/>
        </w:tabs>
        <w:ind w:left="810" w:hanging="810"/>
      </w:pPr>
    </w:p>
    <w:p w14:paraId="1A6AF7B5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Now Click UNLOCO … and ender City under Port Name and Click Find</w:t>
      </w:r>
    </w:p>
    <w:p w14:paraId="14AD88F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06D082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72EAB5C" wp14:editId="07A4A1CE">
            <wp:extent cx="4546167" cy="2657475"/>
            <wp:effectExtent l="0" t="0" r="6985" b="0"/>
            <wp:docPr id="1402976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167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D3DA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C722C8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Go To Staff Assignments</w:t>
      </w:r>
    </w:p>
    <w:p w14:paraId="73244609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19FAA40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lastRenderedPageBreak/>
        <w:drawing>
          <wp:inline distT="0" distB="0" distL="0" distR="0" wp14:anchorId="6474BA89" wp14:editId="4E6F61B4">
            <wp:extent cx="4419600" cy="3445126"/>
            <wp:effectExtent l="0" t="0" r="0" b="3175"/>
            <wp:docPr id="15637090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4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312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3910E6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EE1E3C7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AEC0DC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CD965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B2659CE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Enter SAL, under initial click the …</w:t>
      </w:r>
    </w:p>
    <w:p w14:paraId="19501159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1EF67D0" wp14:editId="2A99597B">
            <wp:extent cx="5133341" cy="1530350"/>
            <wp:effectExtent l="0" t="0" r="0" b="0"/>
            <wp:docPr id="20697368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1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512F" w14:textId="77777777" w:rsidR="00585727" w:rsidRDefault="00585727" w:rsidP="003F118B">
      <w:pPr>
        <w:tabs>
          <w:tab w:val="left" w:pos="720"/>
        </w:tabs>
        <w:ind w:left="810" w:hanging="810"/>
      </w:pPr>
    </w:p>
    <w:p w14:paraId="0055475A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EFABB2D" wp14:editId="54766C98">
            <wp:extent cx="5086350" cy="829310"/>
            <wp:effectExtent l="0" t="0" r="0" b="8890"/>
            <wp:docPr id="6713501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1EA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Double click – it will take you to the original screen</w:t>
      </w:r>
    </w:p>
    <w:p w14:paraId="09194D06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2AAC86F8" w14:textId="77777777" w:rsidR="00585727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0FCA75CD" wp14:editId="75F087B8">
            <wp:extent cx="5944236" cy="1371600"/>
            <wp:effectExtent l="0" t="0" r="0" b="0"/>
            <wp:docPr id="10428576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36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9CE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00933D6" w14:textId="77777777" w:rsidR="00585727" w:rsidRDefault="00585727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585727">
        <w:t>Click Contact: Enter information (All contacts)</w:t>
      </w:r>
    </w:p>
    <w:p w14:paraId="3C1679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536644A" w14:textId="77777777" w:rsidR="009B78EC" w:rsidRDefault="00585727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13FF45A9" wp14:editId="4BE48146">
            <wp:extent cx="4495800" cy="2457538"/>
            <wp:effectExtent l="0" t="0" r="0" b="0"/>
            <wp:docPr id="11114438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5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5521" w14:textId="77777777" w:rsidR="003F118B" w:rsidRDefault="003F118B" w:rsidP="003F118B">
      <w:pPr>
        <w:tabs>
          <w:tab w:val="left" w:pos="720"/>
        </w:tabs>
        <w:ind w:left="810" w:hanging="810"/>
      </w:pPr>
    </w:p>
    <w:p w14:paraId="1E78C28F" w14:textId="77777777" w:rsidR="003F118B" w:rsidRDefault="003F118B" w:rsidP="003F118B">
      <w:pPr>
        <w:tabs>
          <w:tab w:val="left" w:pos="720"/>
        </w:tabs>
        <w:ind w:left="810" w:hanging="810"/>
      </w:pPr>
    </w:p>
    <w:p w14:paraId="19CCAD30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 xml:space="preserve">Enter Currency </w:t>
      </w:r>
    </w:p>
    <w:p w14:paraId="5C1CB79E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54BD168B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43687EDA" wp14:editId="337B9CCC">
            <wp:extent cx="5505452" cy="3408556"/>
            <wp:effectExtent l="0" t="0" r="0" b="1905"/>
            <wp:docPr id="64747194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2" cy="340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ACC8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01EF7024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527D11E3" wp14:editId="08747B44">
            <wp:extent cx="5467348" cy="1852930"/>
            <wp:effectExtent l="0" t="0" r="0" b="0"/>
            <wp:docPr id="19907935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48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D5BD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CEDAA7F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4B2BE2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834B25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8AB3A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1BDD1640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0BAB5F95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487E91CC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3AAC219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78908513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5B4E1C17" w14:textId="77777777" w:rsidR="003F118B" w:rsidRPr="009B78EC" w:rsidRDefault="003F118B" w:rsidP="003F118B">
      <w:pPr>
        <w:pStyle w:val="ListParagraph"/>
        <w:tabs>
          <w:tab w:val="left" w:pos="720"/>
        </w:tabs>
        <w:ind w:left="810" w:hanging="810"/>
      </w:pPr>
    </w:p>
    <w:p w14:paraId="5E9897A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Credit Control and Settlement – Enter credit limit/COD information as required</w:t>
      </w:r>
    </w:p>
    <w:p w14:paraId="1EFF3185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8DE007E" wp14:editId="62A3E0CA">
            <wp:extent cx="5895974" cy="3518687"/>
            <wp:effectExtent l="0" t="0" r="0" b="5715"/>
            <wp:docPr id="12136130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35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036" w14:textId="77777777" w:rsidR="003F118B" w:rsidRPr="009B78EC" w:rsidRDefault="003F118B" w:rsidP="003F118B">
      <w:pPr>
        <w:tabs>
          <w:tab w:val="left" w:pos="720"/>
        </w:tabs>
        <w:ind w:left="810" w:hanging="810"/>
      </w:pPr>
      <w:r>
        <w:t xml:space="preserve">   </w:t>
      </w:r>
    </w:p>
    <w:p w14:paraId="1F7839BE" w14:textId="77777777" w:rsidR="009B78EC" w:rsidRDefault="009B78EC" w:rsidP="003F118B">
      <w:pPr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3531A4F0" wp14:editId="7C869BF7">
            <wp:extent cx="4286250" cy="3255045"/>
            <wp:effectExtent l="0" t="0" r="0" b="2540"/>
            <wp:docPr id="17691796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5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BE47F" w14:textId="77777777" w:rsidR="003F118B" w:rsidRDefault="003F118B" w:rsidP="003F118B">
      <w:pPr>
        <w:tabs>
          <w:tab w:val="left" w:pos="720"/>
        </w:tabs>
        <w:ind w:left="810" w:hanging="810"/>
      </w:pPr>
    </w:p>
    <w:p w14:paraId="1489B800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Change terms and term days</w:t>
      </w:r>
    </w:p>
    <w:p w14:paraId="0264A601" w14:textId="77777777" w:rsidR="003F118B" w:rsidRDefault="003F118B" w:rsidP="003F118B">
      <w:pPr>
        <w:pStyle w:val="ListParagraph"/>
        <w:tabs>
          <w:tab w:val="left" w:pos="720"/>
        </w:tabs>
        <w:ind w:left="810" w:hanging="810"/>
      </w:pPr>
    </w:p>
    <w:p w14:paraId="6A412B35" w14:textId="77777777" w:rsid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7CA4BFD7" wp14:editId="644B465B">
            <wp:extent cx="5943600" cy="2045970"/>
            <wp:effectExtent l="0" t="0" r="0" b="0"/>
            <wp:docPr id="7083663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8EF5" w14:textId="77777777" w:rsidR="003F118B" w:rsidRPr="009B78EC" w:rsidRDefault="003F118B" w:rsidP="003F118B">
      <w:pPr>
        <w:pStyle w:val="ListParagraph"/>
        <w:tabs>
          <w:tab w:val="left" w:pos="720"/>
        </w:tabs>
        <w:ind w:left="1530" w:hanging="810"/>
      </w:pPr>
    </w:p>
    <w:p w14:paraId="2C3043C4" w14:textId="77777777" w:rsid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Click Notes: Internal Notes (Terms, any special instructions for OPS)</w:t>
      </w:r>
    </w:p>
    <w:p w14:paraId="52A48C38" w14:textId="77777777" w:rsidR="003F118B" w:rsidRPr="009B78EC" w:rsidRDefault="003F118B" w:rsidP="003F118B">
      <w:pPr>
        <w:pStyle w:val="ListParagraph"/>
        <w:tabs>
          <w:tab w:val="left" w:pos="720"/>
        </w:tabs>
        <w:ind w:left="810"/>
      </w:pPr>
    </w:p>
    <w:p w14:paraId="0DA42E44" w14:textId="77777777" w:rsidR="009B78EC" w:rsidRPr="009B78EC" w:rsidRDefault="009B78EC" w:rsidP="003F118B">
      <w:pPr>
        <w:pStyle w:val="ListParagraph"/>
        <w:tabs>
          <w:tab w:val="left" w:pos="720"/>
        </w:tabs>
        <w:ind w:left="1530" w:hanging="810"/>
      </w:pPr>
      <w:r>
        <w:rPr>
          <w:noProof/>
        </w:rPr>
        <w:drawing>
          <wp:inline distT="0" distB="0" distL="0" distR="0" wp14:anchorId="2CA0E093" wp14:editId="210E37F5">
            <wp:extent cx="5943600" cy="1764665"/>
            <wp:effectExtent l="0" t="0" r="0" b="6985"/>
            <wp:docPr id="95250930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C16" w14:textId="77777777" w:rsidR="009B78EC" w:rsidRPr="009B78EC" w:rsidRDefault="009B78EC" w:rsidP="003F118B">
      <w:pPr>
        <w:tabs>
          <w:tab w:val="left" w:pos="720"/>
        </w:tabs>
        <w:ind w:left="810" w:hanging="810"/>
      </w:pPr>
    </w:p>
    <w:p w14:paraId="18C9A97A" w14:textId="77777777" w:rsidR="009B78EC" w:rsidRPr="009B78EC" w:rsidRDefault="009B78EC" w:rsidP="003F118B">
      <w:pPr>
        <w:pStyle w:val="ListParagraph"/>
        <w:numPr>
          <w:ilvl w:val="0"/>
          <w:numId w:val="15"/>
        </w:numPr>
        <w:tabs>
          <w:tab w:val="left" w:pos="720"/>
        </w:tabs>
        <w:ind w:left="810" w:hanging="810"/>
      </w:pPr>
      <w:r w:rsidRPr="009B78EC">
        <w:t>Enter credit limit</w:t>
      </w:r>
    </w:p>
    <w:p w14:paraId="0B776CF0" w14:textId="77777777" w:rsidR="00585727" w:rsidRPr="00DC771E" w:rsidRDefault="00585727" w:rsidP="00DC771E"/>
    <w:p w14:paraId="7F9AEED4" w14:textId="77777777" w:rsidR="00915DB1" w:rsidRDefault="00733202" w:rsidP="00915DB1">
      <w:pPr>
        <w:pStyle w:val="Heading1"/>
      </w:pPr>
      <w:r>
        <w:t>7</w:t>
      </w:r>
      <w:r w:rsidR="00915DB1">
        <w:t>.0</w:t>
      </w:r>
      <w:r w:rsidR="004D5408">
        <w:tab/>
      </w:r>
      <w:r w:rsidR="00915DB1">
        <w:t>r</w:t>
      </w:r>
      <w:r w:rsidR="00DC771E">
        <w:t>eferences</w:t>
      </w:r>
    </w:p>
    <w:p w14:paraId="75C92B55" w14:textId="77777777" w:rsidR="00733202" w:rsidRDefault="00733202" w:rsidP="00462CBC"/>
    <w:p w14:paraId="41904082" w14:textId="77777777" w:rsidR="00DC771E" w:rsidRDefault="00DC771E">
      <w:r>
        <w:br w:type="page"/>
      </w:r>
    </w:p>
    <w:p w14:paraId="560792F7" w14:textId="77777777" w:rsidR="00915DB1" w:rsidRDefault="007951D0" w:rsidP="00915DB1">
      <w:pPr>
        <w:pStyle w:val="Heading1"/>
      </w:pPr>
      <w:r>
        <w:t>8</w:t>
      </w:r>
      <w:r w:rsidR="00915DB1">
        <w:t>.0</w:t>
      </w:r>
      <w:r w:rsidR="004D5408">
        <w:tab/>
      </w:r>
      <w:r w:rsidR="00915DB1"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14:paraId="728A2A30" w14:textId="77777777" w:rsidTr="007951D0">
        <w:tc>
          <w:tcPr>
            <w:tcW w:w="1705" w:type="dxa"/>
            <w:shd w:val="clear" w:color="auto" w:fill="C9ECFC" w:themeFill="text2" w:themeFillTint="33"/>
          </w:tcPr>
          <w:p w14:paraId="7B9E0277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14:paraId="77D18F48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14:paraId="3D72A755" w14:textId="77777777" w:rsidR="005314DE" w:rsidRPr="005314DE" w:rsidRDefault="005314DE" w:rsidP="005314DE">
            <w:pPr>
              <w:jc w:val="center"/>
              <w:rPr>
                <w:b/>
              </w:rPr>
            </w:pPr>
            <w:r w:rsidRPr="005314DE">
              <w:rPr>
                <w:b/>
              </w:rPr>
              <w:t>Description</w:t>
            </w:r>
          </w:p>
        </w:tc>
      </w:tr>
      <w:tr w:rsidR="005314DE" w14:paraId="755CD40D" w14:textId="77777777" w:rsidTr="007951D0">
        <w:tc>
          <w:tcPr>
            <w:tcW w:w="1705" w:type="dxa"/>
          </w:tcPr>
          <w:p w14:paraId="39816A20" w14:textId="77777777" w:rsidR="005314DE" w:rsidRPr="00EF4ADF" w:rsidRDefault="005314DE" w:rsidP="005314DE">
            <w:pPr>
              <w:jc w:val="center"/>
            </w:pPr>
          </w:p>
        </w:tc>
        <w:tc>
          <w:tcPr>
            <w:tcW w:w="2970" w:type="dxa"/>
          </w:tcPr>
          <w:p w14:paraId="34D11CAD" w14:textId="77777777" w:rsidR="005314DE" w:rsidRPr="00EF4ADF" w:rsidRDefault="005314DE" w:rsidP="005314DE">
            <w:pPr>
              <w:jc w:val="center"/>
            </w:pPr>
          </w:p>
        </w:tc>
        <w:tc>
          <w:tcPr>
            <w:tcW w:w="4860" w:type="dxa"/>
          </w:tcPr>
          <w:p w14:paraId="5545E486" w14:textId="77777777" w:rsidR="005314DE" w:rsidRPr="00EF4ADF" w:rsidRDefault="005314DE" w:rsidP="005314DE"/>
        </w:tc>
      </w:tr>
    </w:tbl>
    <w:p w14:paraId="053FDBBB" w14:textId="77777777" w:rsidR="00462CBC" w:rsidRDefault="00462CBC" w:rsidP="00462CBC"/>
    <w:p w14:paraId="7DDD42B6" w14:textId="77777777" w:rsidR="00462CBC" w:rsidRDefault="00462CBC" w:rsidP="00462CBC"/>
    <w:p w14:paraId="2C553FA6" w14:textId="77777777" w:rsidR="00462CBC" w:rsidRDefault="00462CBC" w:rsidP="00462CBC"/>
    <w:p w14:paraId="5D777CC6" w14:textId="77777777" w:rsidR="00462CBC" w:rsidRDefault="00462CBC" w:rsidP="00462CBC"/>
    <w:p w14:paraId="4BFA9DFB" w14:textId="77777777" w:rsidR="00462CBC" w:rsidRDefault="00462CBC" w:rsidP="00462CBC"/>
    <w:p w14:paraId="688B8F28" w14:textId="77777777" w:rsidR="00462CBC" w:rsidRDefault="00462CBC" w:rsidP="00462CBC"/>
    <w:p w14:paraId="4CFFDDBA" w14:textId="77777777" w:rsidR="00462CBC" w:rsidRPr="00462CBC" w:rsidRDefault="00462CBC" w:rsidP="00462CBC"/>
    <w:sectPr w:rsidR="00462CBC" w:rsidRPr="00462CBC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63E7E" w14:textId="77777777" w:rsidR="007C5D0D" w:rsidRDefault="007C5D0D">
      <w:pPr>
        <w:spacing w:after="0" w:line="240" w:lineRule="auto"/>
      </w:pPr>
      <w:r>
        <w:separator/>
      </w:r>
    </w:p>
  </w:endnote>
  <w:endnote w:type="continuationSeparator" w:id="0">
    <w:p w14:paraId="007AF8DF" w14:textId="77777777" w:rsidR="007C5D0D" w:rsidRDefault="007C5D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580493" w14:textId="77777777" w:rsidR="00A916FC" w:rsidRDefault="00A916F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2FD3D6" w14:textId="77777777" w:rsidR="00AD4AEB" w:rsidRDefault="00AD4AEB">
    <w:pPr>
      <w:pStyle w:val="Footer"/>
      <w:jc w:val="right"/>
    </w:pPr>
  </w:p>
  <w:tbl>
    <w:tblPr>
      <w:tblStyle w:val="TableGrid"/>
      <w:tblW w:w="9270" w:type="dxa"/>
      <w:tblInd w:w="8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90"/>
      <w:gridCol w:w="4680"/>
    </w:tblGrid>
    <w:tr w:rsidR="00AD4AEB" w14:paraId="5C93E02E" w14:textId="77777777" w:rsidTr="00044EF2">
      <w:tc>
        <w:tcPr>
          <w:tcW w:w="4590" w:type="dxa"/>
        </w:tcPr>
        <w:p w14:paraId="0BDEB89C" w14:textId="26EC5B74" w:rsidR="00AD4AEB" w:rsidRDefault="00511578" w:rsidP="00044EF2">
          <w:pPr>
            <w:pStyle w:val="Footer"/>
          </w:pPr>
          <w:r>
            <w:t>IT-03 AR-02 Cargowise New Customer Set up</w:t>
          </w:r>
        </w:p>
      </w:tc>
      <w:tc>
        <w:tcPr>
          <w:tcW w:w="4680" w:type="dxa"/>
        </w:tcPr>
        <w:p w14:paraId="7A5CFE47" w14:textId="77777777" w:rsidR="00AD4AEB" w:rsidRDefault="00511578">
          <w:pPr>
            <w:pStyle w:val="Footer"/>
            <w:jc w:val="right"/>
          </w:pPr>
          <w:sdt>
            <w:sdtPr>
              <w:id w:val="-1769616900"/>
              <w:docPartObj>
                <w:docPartGallery w:val="Page Numbers (Top of Page)"/>
                <w:docPartUnique/>
              </w:docPartObj>
            </w:sdtPr>
            <w:sdtEndPr/>
            <w:sdtContent>
              <w:r w:rsidR="00AD4AEB">
                <w:t xml:space="preserve">Page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PAGE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  <w:r w:rsidR="00AD4AEB">
                <w:t xml:space="preserve"> of 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begin"/>
              </w:r>
              <w:r w:rsidR="00AD4AEB">
                <w:rPr>
                  <w:b/>
                  <w:bCs/>
                </w:rPr>
                <w:instrText xml:space="preserve"> NUMPAGES  </w:instrTex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separate"/>
              </w:r>
              <w:r w:rsidR="00833AD8">
                <w:rPr>
                  <w:b/>
                  <w:bCs/>
                  <w:noProof/>
                </w:rPr>
                <w:t>3</w:t>
              </w:r>
              <w:r w:rsidR="00AD4AEB">
                <w:rPr>
                  <w:b/>
                  <w:bCs/>
                  <w:sz w:val="24"/>
                  <w:szCs w:val="24"/>
                </w:rPr>
                <w:fldChar w:fldCharType="end"/>
              </w:r>
            </w:sdtContent>
          </w:sdt>
        </w:p>
      </w:tc>
    </w:tr>
  </w:tbl>
  <w:p w14:paraId="300C1E40" w14:textId="77777777" w:rsidR="00A26FCB" w:rsidRPr="00CA0831" w:rsidRDefault="00A26FCB" w:rsidP="00AD4AE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8C4596" w14:textId="77777777" w:rsidR="00A916FC" w:rsidRDefault="00A916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FDC58F" w14:textId="77777777" w:rsidR="007C5D0D" w:rsidRDefault="007C5D0D">
      <w:pPr>
        <w:spacing w:after="0" w:line="240" w:lineRule="auto"/>
      </w:pPr>
      <w:r>
        <w:separator/>
      </w:r>
    </w:p>
  </w:footnote>
  <w:footnote w:type="continuationSeparator" w:id="0">
    <w:p w14:paraId="6A257C43" w14:textId="77777777" w:rsidR="007C5D0D" w:rsidRDefault="007C5D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DEE52" w14:textId="77777777" w:rsidR="00A916FC" w:rsidRDefault="00A916F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CE8C2" w14:textId="77777777"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7B4DBB8A" wp14:editId="70209D55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51078A" w14:textId="77777777" w:rsidR="00A916FC" w:rsidRDefault="00A916F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5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31658"/>
    <w:multiLevelType w:val="hybridMultilevel"/>
    <w:tmpl w:val="E8B6504E"/>
    <w:lvl w:ilvl="0" w:tplc="ABF8C2EE">
      <w:start w:val="1"/>
      <w:numFmt w:val="decimal"/>
      <w:lvlText w:val="6.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9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3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4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1"/>
  </w:num>
  <w:num w:numId="2">
    <w:abstractNumId w:val="5"/>
  </w:num>
  <w:num w:numId="3">
    <w:abstractNumId w:val="10"/>
  </w:num>
  <w:num w:numId="4">
    <w:abstractNumId w:val="1"/>
  </w:num>
  <w:num w:numId="5">
    <w:abstractNumId w:val="2"/>
  </w:num>
  <w:num w:numId="6">
    <w:abstractNumId w:val="0"/>
  </w:num>
  <w:num w:numId="7">
    <w:abstractNumId w:val="8"/>
  </w:num>
  <w:num w:numId="8">
    <w:abstractNumId w:val="7"/>
  </w:num>
  <w:num w:numId="9">
    <w:abstractNumId w:val="9"/>
  </w:num>
  <w:num w:numId="10">
    <w:abstractNumId w:val="12"/>
  </w:num>
  <w:num w:numId="11">
    <w:abstractNumId w:val="4"/>
  </w:num>
  <w:num w:numId="12">
    <w:abstractNumId w:val="13"/>
  </w:num>
  <w:num w:numId="13">
    <w:abstractNumId w:val="14"/>
  </w:num>
  <w:num w:numId="14">
    <w:abstractNumId w:val="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trackRevisions/>
  <w:defaultTabStop w:val="720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118B"/>
    <w:rsid w:val="003F4145"/>
    <w:rsid w:val="003F5319"/>
    <w:rsid w:val="003F61B4"/>
    <w:rsid w:val="00427BD9"/>
    <w:rsid w:val="00441577"/>
    <w:rsid w:val="00462CBC"/>
    <w:rsid w:val="00492161"/>
    <w:rsid w:val="004A6CEC"/>
    <w:rsid w:val="004D5408"/>
    <w:rsid w:val="004D5BDA"/>
    <w:rsid w:val="0050353F"/>
    <w:rsid w:val="00511578"/>
    <w:rsid w:val="005314DE"/>
    <w:rsid w:val="005456E2"/>
    <w:rsid w:val="005715AC"/>
    <w:rsid w:val="00573CB2"/>
    <w:rsid w:val="00585727"/>
    <w:rsid w:val="005C6B57"/>
    <w:rsid w:val="005D12D7"/>
    <w:rsid w:val="005D2B7C"/>
    <w:rsid w:val="00623E9C"/>
    <w:rsid w:val="00632779"/>
    <w:rsid w:val="006426B4"/>
    <w:rsid w:val="0065157E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B78EC"/>
    <w:rsid w:val="009C1B4E"/>
    <w:rsid w:val="009D0CB6"/>
    <w:rsid w:val="009F42B7"/>
    <w:rsid w:val="00A24387"/>
    <w:rsid w:val="00A26FCB"/>
    <w:rsid w:val="00A36274"/>
    <w:rsid w:val="00A654C0"/>
    <w:rsid w:val="00A916FC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25A1F"/>
    <w:rsid w:val="00C8453E"/>
    <w:rsid w:val="00C92280"/>
    <w:rsid w:val="00CA0831"/>
    <w:rsid w:val="00CA48A5"/>
    <w:rsid w:val="00CF382E"/>
    <w:rsid w:val="00D37D2B"/>
    <w:rsid w:val="00D96C95"/>
    <w:rsid w:val="00DC66C0"/>
    <w:rsid w:val="00DC771E"/>
    <w:rsid w:val="00DE1495"/>
    <w:rsid w:val="00DF4E0E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37D7C"/>
    <w:rsid w:val="00F46E64"/>
    <w:rsid w:val="00F92BD8"/>
    <w:rsid w:val="00FA5516"/>
    <w:rsid w:val="00FB48B8"/>
    <w:rsid w:val="00FD702A"/>
    <w:rsid w:val="229B428F"/>
    <w:rsid w:val="245FE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04C57359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webSettings" Target="webSetting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7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D04922BEC4D004B980D30C7ECFB55C7" ma:contentTypeVersion="6" ma:contentTypeDescription="Create a new document." ma:contentTypeScope="" ma:versionID="0515e16a89601c7bb0e84c2c592bf58c">
  <xsd:schema xmlns:xsd="http://www.w3.org/2001/XMLSchema" xmlns:xs="http://www.w3.org/2001/XMLSchema" xmlns:p="http://schemas.microsoft.com/office/2006/metadata/properties" xmlns:ns2="af3bc001-2b28-4618-ac62-3b497ea0788b" targetNamespace="http://schemas.microsoft.com/office/2006/metadata/properties" ma:root="true" ma:fieldsID="17518ce8f3830f25a644eb71ce665efd" ns2:_="">
    <xsd:import namespace="af3bc001-2b28-4618-ac62-3b497ea078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Owner" minOccurs="0"/>
                <xsd:element ref="ns2:SOPNO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3bc001-2b28-4618-ac62-3b497ea078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Owner" ma:index="10" nillable="true" ma:displayName="Owner" ma:list="UserInfo" ma:SharePointGroup="0" ma:internalName="Owner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OPNO" ma:index="11" nillable="true" ma:displayName="SOPNO" ma:internalName="SOPNO">
      <xsd:simpleType>
        <xsd:restriction base="dms:Text">
          <xsd:maxLength value="255"/>
        </xsd:restriction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OPNO xmlns="af3bc001-2b28-4618-ac62-3b497ea0788b">IT-03</SOPNO>
    <Owner xmlns="af3bc001-2b28-4618-ac62-3b497ea0788b">
      <UserInfo>
        <DisplayName>Student05</DisplayName>
        <AccountId>19</AccountId>
        <AccountType/>
      </UserInfo>
    </Owner>
  </documentManagement>
</p:properties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C2FFAD1C-CDEF-4724-940C-354EBBE1C87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E956B8-7C21-4390-B3AE-0B601FF70A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3bc001-2b28-4618-ac62-3b497ea078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3877CA-4BA8-4527-B229-3B65FE594479}">
  <ds:schemaRefs>
    <ds:schemaRef ds:uri="http://schemas.microsoft.com/office/2006/metadata/properties"/>
    <ds:schemaRef ds:uri="http://schemas.microsoft.com/office/infopath/2007/PartnerControls"/>
    <ds:schemaRef ds:uri="af3bc001-2b28-4618-ac62-3b497ea0788b"/>
  </ds:schemaRefs>
</ds:datastoreItem>
</file>

<file path=customXml/itemProps4.xml><?xml version="1.0" encoding="utf-8"?>
<ds:datastoreItem xmlns:ds="http://schemas.openxmlformats.org/officeDocument/2006/customXml" ds:itemID="{79649D25-D527-46EB-93BF-7F15AB4930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0</TotalTime>
  <Pages>5</Pages>
  <Words>205</Words>
  <Characters>1172</Characters>
  <Application>Microsoft Office Word</Application>
  <DocSecurity>0</DocSecurity>
  <Lines>9</Lines>
  <Paragraphs>2</Paragraphs>
  <ScaleCrop>false</ScaleCrop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Tamalur Shaikh</cp:lastModifiedBy>
  <cp:revision>2</cp:revision>
  <cp:lastPrinted>2019-03-11T19:01:00Z</cp:lastPrinted>
  <dcterms:created xsi:type="dcterms:W3CDTF">2020-05-31T22:28:00Z</dcterms:created>
  <dcterms:modified xsi:type="dcterms:W3CDTF">2020-05-31T22:28:00Z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  <property fmtid="{D5CDD505-2E9C-101B-9397-08002B2CF9AE}" pid="3" name="ContentTypeId">
    <vt:lpwstr>0x0101003D04922BEC4D004B980D30C7ECFB55C7</vt:lpwstr>
  </property>
</Properties>
</file>